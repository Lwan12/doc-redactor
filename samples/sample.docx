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ABC-2026-001.</w:t>
      </w:r>
    </w:p>
    <w:p>
      <w:r>
        <w:t>Keep fictizumab in lowercase.</w:t>
      </w:r>
    </w:p>
    <w:p>
      <w:r>
        <w:t>Seen acme pharma today.</w:t>
      </w:r>
    </w:p>
    <w:p>
      <w:r>
        <w:t xml:space="preserve">ID </w:t>
      </w:r>
      <w:r>
        <w:rPr>
          <w:b/>
        </w:rPr>
        <w:t>ABC-20</w:t>
      </w:r>
      <w:r>
        <w:rPr>
          <w:i/>
        </w:rPr>
        <w:t>26</w:t>
      </w:r>
      <w:r>
        <w:rPr>
          <w:u w:val="single"/>
        </w:rPr>
        <w:t>-001</w:t>
      </w:r>
      <w:r>
        <w:t xml:space="preserve"> end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Site Acme Pharma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8640"/>
            </w:tblGrid>
            <w:tr>
              <w:tc>
                <w:tcPr>
                  <w:tcW w:type="dxa" w:w="8640"/>
                </w:tcPr>
                <w:p>
                  <w:r>
                    <w:t>Drug Fictizumab</w:t>
                  </w:r>
                </w:p>
              </w:tc>
            </w:tr>
          </w:tbl>
          <w:p/>
        </w:tc>
      </w:tr>
    </w:tbl>
    <w:p>
      <w:r>
        <w:t xml:space="preserve">Field </w:t>
      </w:r>
      <w:fldSimple xmlns:a="http://schemas.openxmlformats.org/drawingml/2006/main" w:instr=" DOCPROPERTY Company ">
        <w:r>
          <w:t xml:space="preserve">Acme Pharma</w:t>
        </w:r>
      </w:fldSimple>
    </w:p>
    <w:p>
      <w:r>
        <w:t xml:space="preserve">Control </w:t>
      </w:r>
      <w:sdt xmlns:a="http://schemas.openxmlformats.org/drawingml/2006/main">
        <w:sdtPr/>
        <w:sdtContent>
          <w:r>
            <w:t xml:space="preserve">Fictizumab</w:t>
          </w:r>
        </w:sdtContent>
      </w:sdt>
    </w:p>
    <w:p>
      <w:r>
        <w:t xml:space="preserve">Revised </w:t>
      </w:r>
      <w:ins xmlns:a="http://schemas.openxmlformats.org/drawingml/2006/main" w:id="901" w:author="Sample" w:date="2026-01-01T00:00:00Z">
        <w:r>
          <w:t xml:space="preserve">ABC-2026-001</w:t>
        </w:r>
      </w:ins>
      <w:del xmlns:a="http://schemas.openxmlformats.org/drawingml/2006/main" w:id="902" w:author="Sample" w:date="2026-01-01T00:00:00Z">
        <w:r>
          <w:delText xml:space="preserve"> Fictizumab</w:delText>
        </w:r>
      </w:del>
    </w:p>
    <w:p>
      <w:r>
        <w:drawing>
          <wp:inline xmlns:a="http://schemas.openxmlformats.org/drawingml/2006/main" xmlns:pic="http://schemas.openxmlformats.org/drawingml/2006/picture">
            <wp:extent cx="5486400" cy="1950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07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first" r:id="rId9"/>
      <w:headerReference w:type="default" r:id="rId10"/>
      <w:headerReference w:type="even" r:id="rId11"/>
      <w:footerReference w:type="first" r:id="rId12"/>
      <w:footerReference w:type="default" r:id="rId13"/>
      <w:footerReference w:type="even" r:id="rId14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FF Fictizumab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DF ABC-2026-001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EF Acme Pharma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FIRST ABC-2026-001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ODD Acme Pharma</w:t>
    </w:r>
    <w:r xmlns:a="http://schemas.openxmlformats.org/drawingml/2006/main">
      <mc:AlternateContent>
        <mc:Choice Requires="wps">
          <w:drawing>
            <wp:anchor>
              <a:graphic>
                <a:graphicData uri="http://schemas.microsoft.com/office/word/2010/wordprocessingShape">
                  <wps:wsp>
                    <wps:txbx>
                      <w:txbxContent>
                        <w:p>
                          <w:r>
                            <w:t xml:space="preserve">BOX Acme Pharma</w:t>
                          </w:r>
                        </w:p>
                      </w:txbxContent>
                    </wps:txbx>
                  </wps:wsp>
                </a:graphicData>
              </a:graphic>
            </wp:anchor>
          </w:drawing>
        </mc:Choice>
        <mc:Fallback>
          <w:pict>
            <v:shape>
              <v:textbox>
                <w:txbxContent>
                  <w:p>
                    <w:r>
                      <w:t xml:space="preserve">BOX Acme Pharma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EVEN Fictizumab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